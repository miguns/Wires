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DA5D2" w14:textId="77777777" w:rsidR="00B70954" w:rsidRPr="00B70954" w:rsidRDefault="00B70954" w:rsidP="00B70954">
      <w:pPr>
        <w:spacing w:before="100" w:beforeAutospacing="1" w:after="100" w:afterAutospacing="1" w:line="240" w:lineRule="auto"/>
        <w:outlineLvl w:val="0"/>
        <w:rPr>
          <w:rFonts w:ascii="Times New Roman" w:eastAsia="Times New Roman" w:hAnsi="Times New Roman" w:cs="Times New Roman"/>
          <w:b/>
          <w:bCs/>
          <w:kern w:val="36"/>
          <w:sz w:val="48"/>
          <w:szCs w:val="48"/>
          <w:lang w:eastAsia="cs-CZ"/>
        </w:rPr>
      </w:pPr>
      <w:r w:rsidRPr="00B70954">
        <w:rPr>
          <w:rFonts w:ascii="Times New Roman" w:eastAsia="Times New Roman" w:hAnsi="Times New Roman" w:cs="Times New Roman"/>
          <w:b/>
          <w:bCs/>
          <w:kern w:val="36"/>
          <w:sz w:val="48"/>
          <w:szCs w:val="48"/>
          <w:lang w:eastAsia="cs-CZ"/>
        </w:rPr>
        <w:t>Arduino Temperature Data Logger with SD Card Module</w:t>
      </w:r>
    </w:p>
    <w:p w14:paraId="10B02FD3" w14:textId="708DF9D1" w:rsidR="00B70954" w:rsidRPr="00764B6A" w:rsidRDefault="00B70954" w:rsidP="00764B6A">
      <w:pPr>
        <w:spacing w:before="100" w:beforeAutospacing="1" w:after="100" w:afterAutospacing="1" w:line="240" w:lineRule="auto"/>
        <w:rPr>
          <w:rFonts w:ascii="Times New Roman" w:eastAsia="Times New Roman" w:hAnsi="Times New Roman" w:cs="Times New Roman"/>
          <w:sz w:val="24"/>
          <w:szCs w:val="24"/>
          <w:lang w:eastAsia="cs-CZ"/>
        </w:rPr>
      </w:pPr>
      <w:r w:rsidRPr="00B70954">
        <w:rPr>
          <w:rFonts w:ascii="Times New Roman" w:eastAsia="Times New Roman" w:hAnsi="Times New Roman" w:cs="Times New Roman"/>
          <w:sz w:val="24"/>
          <w:szCs w:val="24"/>
          <w:lang w:eastAsia="cs-CZ"/>
        </w:rPr>
        <w:t>This post shows you how to create a temperature Arduino data logger. We’ll use the DHT11 to measure temperature, the real time clock (RTC) module to take time stamps and the SD card module to save the data on the SD card.</w:t>
      </w:r>
      <w:r w:rsidR="00764B6A" w:rsidRPr="00764B6A">
        <w:rPr>
          <w:noProof/>
        </w:rPr>
        <w:t xml:space="preserve"> </w:t>
      </w:r>
      <w:r w:rsidR="00764B6A" w:rsidRPr="00764B6A">
        <w:drawing>
          <wp:inline distT="0" distB="0" distL="0" distR="0" wp14:anchorId="0D24552F" wp14:editId="0A7CA991">
            <wp:extent cx="5731510" cy="42246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224655"/>
                    </a:xfrm>
                    <a:prstGeom prst="rect">
                      <a:avLst/>
                    </a:prstGeom>
                  </pic:spPr>
                </pic:pic>
              </a:graphicData>
            </a:graphic>
          </wp:inline>
        </w:drawing>
      </w:r>
    </w:p>
    <w:p w14:paraId="119804DD" w14:textId="77777777" w:rsidR="00764B6A" w:rsidRDefault="00764B6A" w:rsidP="00B70954">
      <w:pPr>
        <w:pStyle w:val="Heading2"/>
        <w:rPr>
          <w:b/>
          <w:bCs/>
          <w:color w:val="000000" w:themeColor="text1"/>
          <w:sz w:val="32"/>
          <w:szCs w:val="32"/>
        </w:rPr>
      </w:pPr>
    </w:p>
    <w:p w14:paraId="7D2F9692" w14:textId="72D7445B" w:rsidR="00B70954" w:rsidRPr="00B70954" w:rsidRDefault="00B70954" w:rsidP="00B70954">
      <w:pPr>
        <w:pStyle w:val="Heading2"/>
        <w:rPr>
          <w:b/>
          <w:bCs/>
          <w:color w:val="000000" w:themeColor="text1"/>
          <w:sz w:val="32"/>
          <w:szCs w:val="32"/>
        </w:rPr>
      </w:pPr>
      <w:r w:rsidRPr="00B70954">
        <w:rPr>
          <w:b/>
          <w:bCs/>
          <w:color w:val="000000" w:themeColor="text1"/>
          <w:sz w:val="32"/>
          <w:szCs w:val="32"/>
        </w:rPr>
        <w:t>Parts required</w:t>
      </w:r>
    </w:p>
    <w:p w14:paraId="04B6A3EC" w14:textId="63E5E693" w:rsidR="00B70954" w:rsidRDefault="00B70954" w:rsidP="00764B6A">
      <w:pPr>
        <w:pStyle w:val="NormalWeb"/>
      </w:pPr>
      <w:r>
        <w:t>Here’s a complete list of the parts required for this project:</w:t>
      </w:r>
      <w:r w:rsidR="00764B6A" w:rsidRPr="00764B6A">
        <w:rPr>
          <w:noProof/>
        </w:rPr>
        <w:t xml:space="preserve"> </w:t>
      </w:r>
      <w:r w:rsidR="00764B6A" w:rsidRPr="00764B6A">
        <w:drawing>
          <wp:inline distT="0" distB="0" distL="0" distR="0" wp14:anchorId="70B03855" wp14:editId="6E6252C7">
            <wp:extent cx="5731510" cy="42411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41165"/>
                    </a:xfrm>
                    <a:prstGeom prst="rect">
                      <a:avLst/>
                    </a:prstGeom>
                  </pic:spPr>
                </pic:pic>
              </a:graphicData>
            </a:graphic>
          </wp:inline>
        </w:drawing>
      </w:r>
    </w:p>
    <w:p w14:paraId="231FF2C2" w14:textId="58272C57" w:rsidR="00B70954" w:rsidRPr="00B70954" w:rsidRDefault="00B70954" w:rsidP="00B70954">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lang w:eastAsia="cs-CZ"/>
        </w:rPr>
      </w:pPr>
      <w:hyperlink r:id="rId7" w:tgtFrame="_blank" w:history="1">
        <w:r w:rsidRPr="00B70954">
          <w:rPr>
            <w:rFonts w:ascii="Times New Roman" w:eastAsia="Times New Roman" w:hAnsi="Times New Roman" w:cs="Times New Roman"/>
            <w:color w:val="000000" w:themeColor="text1"/>
            <w:sz w:val="24"/>
            <w:szCs w:val="24"/>
            <w:u w:val="single"/>
            <w:lang w:eastAsia="cs-CZ"/>
          </w:rPr>
          <w:t>Arduino UNO</w:t>
        </w:r>
      </w:hyperlink>
      <w:r w:rsidRPr="00B70954">
        <w:rPr>
          <w:rFonts w:ascii="Times New Roman" w:eastAsia="Times New Roman" w:hAnsi="Times New Roman" w:cs="Times New Roman"/>
          <w:color w:val="000000" w:themeColor="text1"/>
          <w:sz w:val="24"/>
          <w:szCs w:val="24"/>
          <w:lang w:eastAsia="cs-CZ"/>
        </w:rPr>
        <w:t> </w:t>
      </w:r>
      <w:r w:rsidRPr="00B70954">
        <w:rPr>
          <w:rFonts w:ascii="Times New Roman" w:eastAsia="Times New Roman" w:hAnsi="Times New Roman" w:cs="Times New Roman"/>
          <w:color w:val="000000" w:themeColor="text1"/>
          <w:sz w:val="24"/>
          <w:szCs w:val="24"/>
          <w:lang w:eastAsia="cs-CZ"/>
        </w:rPr>
        <w:t xml:space="preserve"> </w:t>
      </w:r>
    </w:p>
    <w:p w14:paraId="1BB0D3EC" w14:textId="1A33239E" w:rsidR="00B70954" w:rsidRPr="00B70954" w:rsidRDefault="00B70954" w:rsidP="00B70954">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lang w:eastAsia="cs-CZ"/>
        </w:rPr>
      </w:pPr>
      <w:hyperlink r:id="rId8" w:tgtFrame="_blank" w:history="1">
        <w:r w:rsidRPr="00B70954">
          <w:rPr>
            <w:rFonts w:ascii="Times New Roman" w:eastAsia="Times New Roman" w:hAnsi="Times New Roman" w:cs="Times New Roman"/>
            <w:color w:val="000000" w:themeColor="text1"/>
            <w:sz w:val="24"/>
            <w:szCs w:val="24"/>
            <w:u w:val="single"/>
            <w:lang w:eastAsia="cs-CZ"/>
          </w:rPr>
          <w:t>SD card module </w:t>
        </w:r>
      </w:hyperlink>
    </w:p>
    <w:p w14:paraId="69BEB73C" w14:textId="1F4F7A47" w:rsidR="00B70954" w:rsidRPr="00B70954" w:rsidRDefault="00B70954" w:rsidP="00B70954">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lang w:eastAsia="cs-CZ"/>
        </w:rPr>
      </w:pPr>
      <w:hyperlink r:id="rId9" w:tgtFrame="_blank" w:history="1">
        <w:r w:rsidRPr="00B70954">
          <w:rPr>
            <w:rFonts w:ascii="Times New Roman" w:eastAsia="Times New Roman" w:hAnsi="Times New Roman" w:cs="Times New Roman"/>
            <w:color w:val="000000" w:themeColor="text1"/>
            <w:sz w:val="24"/>
            <w:szCs w:val="24"/>
            <w:u w:val="single"/>
            <w:lang w:eastAsia="cs-CZ"/>
          </w:rPr>
          <w:t>Micro SD card</w:t>
        </w:r>
      </w:hyperlink>
    </w:p>
    <w:p w14:paraId="548862F8" w14:textId="77777777" w:rsidR="00B70954" w:rsidRPr="00B70954" w:rsidRDefault="00B70954" w:rsidP="00B70954">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lang w:eastAsia="cs-CZ"/>
        </w:rPr>
      </w:pPr>
      <w:hyperlink r:id="rId10" w:tgtFrame="_blank" w:history="1">
        <w:r w:rsidRPr="00B70954">
          <w:rPr>
            <w:rFonts w:ascii="Times New Roman" w:eastAsia="Times New Roman" w:hAnsi="Times New Roman" w:cs="Times New Roman"/>
            <w:color w:val="000000" w:themeColor="text1"/>
            <w:sz w:val="24"/>
            <w:szCs w:val="24"/>
            <w:u w:val="single"/>
            <w:lang w:eastAsia="cs-CZ"/>
          </w:rPr>
          <w:t>DHT11 temperature and humidity sensor</w:t>
        </w:r>
      </w:hyperlink>
    </w:p>
    <w:p w14:paraId="0F49ACB2" w14:textId="55EF85C1" w:rsidR="00B70954" w:rsidRPr="00B70954" w:rsidRDefault="00B70954" w:rsidP="00B70954">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lang w:eastAsia="cs-CZ"/>
        </w:rPr>
      </w:pPr>
      <w:hyperlink r:id="rId11" w:tgtFrame="_blank" w:history="1">
        <w:r w:rsidRPr="00B70954">
          <w:rPr>
            <w:rFonts w:ascii="Times New Roman" w:eastAsia="Times New Roman" w:hAnsi="Times New Roman" w:cs="Times New Roman"/>
            <w:color w:val="000000" w:themeColor="text1"/>
            <w:sz w:val="24"/>
            <w:szCs w:val="24"/>
            <w:u w:val="single"/>
            <w:lang w:eastAsia="cs-CZ"/>
          </w:rPr>
          <w:t>RTC module </w:t>
        </w:r>
      </w:hyperlink>
    </w:p>
    <w:p w14:paraId="1872F206" w14:textId="47270143" w:rsidR="00B70954" w:rsidRPr="00B70954" w:rsidRDefault="00B70954" w:rsidP="00B70954">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lang w:eastAsia="cs-CZ"/>
        </w:rPr>
      </w:pPr>
      <w:hyperlink r:id="rId12" w:tgtFrame="_blank" w:history="1">
        <w:r w:rsidRPr="00B70954">
          <w:rPr>
            <w:rFonts w:ascii="Times New Roman" w:eastAsia="Times New Roman" w:hAnsi="Times New Roman" w:cs="Times New Roman"/>
            <w:color w:val="000000" w:themeColor="text1"/>
            <w:sz w:val="24"/>
            <w:szCs w:val="24"/>
            <w:u w:val="single"/>
            <w:lang w:eastAsia="cs-CZ"/>
          </w:rPr>
          <w:t>Breadboard </w:t>
        </w:r>
      </w:hyperlink>
    </w:p>
    <w:p w14:paraId="0CBB7CFE" w14:textId="4A5654AF" w:rsidR="00B70954" w:rsidRDefault="00B70954" w:rsidP="00B70954">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lang w:eastAsia="cs-CZ"/>
        </w:rPr>
      </w:pPr>
      <w:hyperlink r:id="rId13" w:tgtFrame="_blank" w:history="1">
        <w:r w:rsidRPr="00B70954">
          <w:rPr>
            <w:rFonts w:ascii="Times New Roman" w:eastAsia="Times New Roman" w:hAnsi="Times New Roman" w:cs="Times New Roman"/>
            <w:color w:val="000000" w:themeColor="text1"/>
            <w:sz w:val="24"/>
            <w:szCs w:val="24"/>
            <w:u w:val="single"/>
            <w:lang w:eastAsia="cs-CZ"/>
          </w:rPr>
          <w:t>Jumper wires</w:t>
        </w:r>
      </w:hyperlink>
    </w:p>
    <w:p w14:paraId="6CFB8936" w14:textId="4B0473C8" w:rsidR="00B70954" w:rsidRPr="00B70954" w:rsidRDefault="00B70954" w:rsidP="00B70954">
      <w:pPr>
        <w:spacing w:before="100" w:beforeAutospacing="1" w:after="100" w:afterAutospacing="1" w:line="240" w:lineRule="auto"/>
        <w:rPr>
          <w:rFonts w:ascii="Times New Roman" w:eastAsia="Times New Roman" w:hAnsi="Times New Roman" w:cs="Times New Roman"/>
          <w:color w:val="000000" w:themeColor="text1"/>
          <w:sz w:val="24"/>
          <w:szCs w:val="24"/>
          <w:lang w:eastAsia="cs-CZ"/>
        </w:rPr>
      </w:pPr>
    </w:p>
    <w:p w14:paraId="0F1CDF0A" w14:textId="223C8321" w:rsidR="00B70954" w:rsidRDefault="00B70954" w:rsidP="00B70954">
      <w:pPr>
        <w:spacing w:before="100" w:beforeAutospacing="1" w:after="100" w:afterAutospacing="1" w:line="240" w:lineRule="auto"/>
      </w:pPr>
      <w:r w:rsidRPr="00B70954">
        <w:rPr>
          <w:color w:val="000000" w:themeColor="text1"/>
        </w:rPr>
        <w:t xml:space="preserve">Note: alternatively to the SD card module, you can use a </w:t>
      </w:r>
      <w:hyperlink r:id="rId14" w:tgtFrame="_blank" w:history="1">
        <w:r w:rsidRPr="00B70954">
          <w:rPr>
            <w:rStyle w:val="Hyperlink"/>
            <w:color w:val="000000" w:themeColor="text1"/>
          </w:rPr>
          <w:t>data logging shield</w:t>
        </w:r>
      </w:hyperlink>
      <w:r>
        <w:t>. The data logging shield comes with built-in RTC and a prototyping area for soldering connections, sensors, etc..</w:t>
      </w:r>
    </w:p>
    <w:p w14:paraId="28B74772" w14:textId="77777777" w:rsidR="00B70954" w:rsidRPr="00B70954" w:rsidRDefault="00B70954" w:rsidP="00B70954">
      <w:pPr>
        <w:pStyle w:val="Heading2"/>
        <w:rPr>
          <w:b/>
          <w:bCs/>
          <w:color w:val="000000" w:themeColor="text1"/>
          <w:sz w:val="32"/>
          <w:szCs w:val="32"/>
        </w:rPr>
      </w:pPr>
      <w:r w:rsidRPr="00B70954">
        <w:rPr>
          <w:b/>
          <w:bCs/>
          <w:color w:val="000000" w:themeColor="text1"/>
          <w:sz w:val="32"/>
          <w:szCs w:val="32"/>
        </w:rPr>
        <w:lastRenderedPageBreak/>
        <w:t>Schematics</w:t>
      </w:r>
    </w:p>
    <w:p w14:paraId="1A3CB310" w14:textId="05CB746A" w:rsidR="00B70954" w:rsidRDefault="00764B6A" w:rsidP="00B70954">
      <w:pPr>
        <w:pStyle w:val="NormalWeb"/>
      </w:pPr>
      <w:r w:rsidRPr="00764B6A">
        <w:drawing>
          <wp:anchor distT="0" distB="0" distL="114300" distR="114300" simplePos="0" relativeHeight="251658240" behindDoc="0" locked="0" layoutInCell="1" allowOverlap="1" wp14:anchorId="46FFD3E3" wp14:editId="693DC645">
            <wp:simplePos x="0" y="0"/>
            <wp:positionH relativeFrom="margin">
              <wp:align>center</wp:align>
            </wp:positionH>
            <wp:positionV relativeFrom="paragraph">
              <wp:posOffset>569706</wp:posOffset>
            </wp:positionV>
            <wp:extent cx="5731510" cy="2544445"/>
            <wp:effectExtent l="0" t="0" r="254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14:sizeRelH relativeFrom="page">
              <wp14:pctWidth>0</wp14:pctWidth>
            </wp14:sizeRelH>
            <wp14:sizeRelV relativeFrom="page">
              <wp14:pctHeight>0</wp14:pctHeight>
            </wp14:sizeRelV>
          </wp:anchor>
        </w:drawing>
      </w:r>
      <w:r w:rsidR="00B70954">
        <w:t>The following figure shows the circuit’s schematics for this project.</w:t>
      </w:r>
    </w:p>
    <w:p w14:paraId="067F3D24" w14:textId="01EC3503" w:rsidR="00B70954" w:rsidRDefault="00B70954" w:rsidP="00B70954">
      <w:pPr>
        <w:spacing w:before="100" w:beforeAutospacing="1" w:after="100" w:afterAutospacing="1" w:line="240" w:lineRule="auto"/>
        <w:rPr>
          <w:rFonts w:ascii="Times New Roman" w:eastAsia="Times New Roman" w:hAnsi="Times New Roman" w:cs="Times New Roman"/>
          <w:color w:val="000000" w:themeColor="text1"/>
          <w:sz w:val="24"/>
          <w:szCs w:val="24"/>
          <w:lang w:eastAsia="cs-CZ"/>
        </w:rPr>
      </w:pPr>
    </w:p>
    <w:p w14:paraId="4B1890EC" w14:textId="3B8B6B21" w:rsidR="00B70954" w:rsidRDefault="00B70954" w:rsidP="00B70954">
      <w:pPr>
        <w:spacing w:before="100" w:beforeAutospacing="1" w:after="100" w:afterAutospacing="1" w:line="240" w:lineRule="auto"/>
      </w:pPr>
      <w:r>
        <w:rPr>
          <w:rStyle w:val="Strong"/>
        </w:rPr>
        <w:t>Note:</w:t>
      </w:r>
      <w:r>
        <w:t xml:space="preserve"> make sure your SD card is formatted and working properly. Read</w:t>
      </w:r>
    </w:p>
    <w:p w14:paraId="6E99B47E" w14:textId="62334EA1" w:rsidR="00B70954" w:rsidRDefault="00B70954" w:rsidP="00B70954">
      <w:pPr>
        <w:spacing w:before="100" w:beforeAutospacing="1" w:after="100" w:afterAutospacing="1" w:line="240" w:lineRule="auto"/>
      </w:pPr>
    </w:p>
    <w:p w14:paraId="42A3D7C2" w14:textId="64073F14" w:rsidR="00B70954" w:rsidRPr="00B70954" w:rsidRDefault="00B70954" w:rsidP="00B70954">
      <w:pPr>
        <w:pStyle w:val="Heading4"/>
        <w:rPr>
          <w:b/>
          <w:bCs/>
          <w:i w:val="0"/>
          <w:iCs w:val="0"/>
          <w:color w:val="000000" w:themeColor="text1"/>
          <w:sz w:val="32"/>
          <w:szCs w:val="32"/>
        </w:rPr>
      </w:pPr>
      <w:r w:rsidRPr="00B70954">
        <w:rPr>
          <w:b/>
          <w:bCs/>
          <w:i w:val="0"/>
          <w:iCs w:val="0"/>
          <w:color w:val="000000" w:themeColor="text1"/>
          <w:sz w:val="32"/>
          <w:szCs w:val="32"/>
        </w:rPr>
        <w:t>Installing the DHT sensor library</w:t>
      </w:r>
    </w:p>
    <w:p w14:paraId="2298F4CF" w14:textId="04521361" w:rsidR="00B70954" w:rsidRPr="00B70954" w:rsidRDefault="00B70954" w:rsidP="00B70954">
      <w:pPr>
        <w:pStyle w:val="NormalWeb"/>
        <w:rPr>
          <w:color w:val="000000" w:themeColor="text1"/>
        </w:rPr>
      </w:pPr>
      <w:r w:rsidRPr="00B70954">
        <w:rPr>
          <w:color w:val="000000" w:themeColor="text1"/>
        </w:rPr>
        <w:t>For this project you need to install the DHT library to read from the DHT11 sensor.</w:t>
      </w:r>
    </w:p>
    <w:p w14:paraId="60F4800A" w14:textId="77777777" w:rsidR="00B70954" w:rsidRPr="00B70954" w:rsidRDefault="00B70954" w:rsidP="00B70954">
      <w:pPr>
        <w:numPr>
          <w:ilvl w:val="0"/>
          <w:numId w:val="2"/>
        </w:numPr>
        <w:spacing w:before="100" w:beforeAutospacing="1" w:after="100" w:afterAutospacing="1" w:line="240" w:lineRule="auto"/>
        <w:rPr>
          <w:color w:val="000000" w:themeColor="text1"/>
        </w:rPr>
      </w:pPr>
      <w:hyperlink r:id="rId16" w:tgtFrame="_blank" w:history="1">
        <w:r w:rsidRPr="00B70954">
          <w:rPr>
            <w:rStyle w:val="Hyperlink"/>
            <w:color w:val="000000" w:themeColor="text1"/>
          </w:rPr>
          <w:t>Click here to download the DHT-sensor-library</w:t>
        </w:r>
      </w:hyperlink>
      <w:r w:rsidRPr="00B70954">
        <w:rPr>
          <w:color w:val="000000" w:themeColor="text1"/>
        </w:rPr>
        <w:t>. You should have a .zip folder in your Downloads folder</w:t>
      </w:r>
    </w:p>
    <w:p w14:paraId="1EE0ED7B" w14:textId="77777777" w:rsidR="00B70954" w:rsidRPr="00B70954" w:rsidRDefault="00B70954" w:rsidP="00B70954">
      <w:pPr>
        <w:numPr>
          <w:ilvl w:val="0"/>
          <w:numId w:val="2"/>
        </w:numPr>
        <w:spacing w:before="100" w:beforeAutospacing="1" w:after="100" w:afterAutospacing="1" w:line="240" w:lineRule="auto"/>
        <w:rPr>
          <w:color w:val="000000" w:themeColor="text1"/>
        </w:rPr>
      </w:pPr>
      <w:r w:rsidRPr="00B70954">
        <w:rPr>
          <w:color w:val="000000" w:themeColor="text1"/>
        </w:rPr>
        <w:t>Unzip the .zip folder and you should get DHT-sensor-library-master folder</w:t>
      </w:r>
    </w:p>
    <w:p w14:paraId="3603461A" w14:textId="77777777" w:rsidR="00B70954" w:rsidRDefault="00B70954" w:rsidP="00B70954">
      <w:pPr>
        <w:numPr>
          <w:ilvl w:val="0"/>
          <w:numId w:val="2"/>
        </w:numPr>
        <w:spacing w:before="100" w:beforeAutospacing="1" w:after="100" w:afterAutospacing="1" w:line="240" w:lineRule="auto"/>
      </w:pPr>
      <w:r>
        <w:t xml:space="preserve">Rename your folder from </w:t>
      </w:r>
      <w:del w:id="0" w:author="Unknown">
        <w:r>
          <w:delText>DHT-sensor-library-master</w:delText>
        </w:r>
      </w:del>
      <w:r>
        <w:t xml:space="preserve"> to </w:t>
      </w:r>
      <w:r>
        <w:rPr>
          <w:rStyle w:val="Strong"/>
        </w:rPr>
        <w:t xml:space="preserve">DHT </w:t>
      </w:r>
    </w:p>
    <w:p w14:paraId="36A512B0" w14:textId="77777777" w:rsidR="00B70954" w:rsidRDefault="00B70954" w:rsidP="00B70954">
      <w:pPr>
        <w:numPr>
          <w:ilvl w:val="0"/>
          <w:numId w:val="2"/>
        </w:numPr>
        <w:spacing w:before="100" w:beforeAutospacing="1" w:after="100" w:afterAutospacing="1" w:line="240" w:lineRule="auto"/>
      </w:pPr>
      <w:r>
        <w:t>Move the DHT folder to your Arduino IDE installation libraries folder</w:t>
      </w:r>
    </w:p>
    <w:p w14:paraId="75CAA919" w14:textId="77777777" w:rsidR="00B70954" w:rsidRDefault="00B70954" w:rsidP="00B70954">
      <w:pPr>
        <w:numPr>
          <w:ilvl w:val="0"/>
          <w:numId w:val="2"/>
        </w:numPr>
        <w:spacing w:before="100" w:beforeAutospacing="1" w:after="100" w:afterAutospacing="1" w:line="240" w:lineRule="auto"/>
      </w:pPr>
      <w:r>
        <w:t>Finally, re-open your Arduino IDE</w:t>
      </w:r>
    </w:p>
    <w:p w14:paraId="49418D4C" w14:textId="0BC768F1" w:rsidR="00B70954" w:rsidRPr="00B70954" w:rsidRDefault="00B70954" w:rsidP="00B70954">
      <w:pPr>
        <w:spacing w:before="100" w:beforeAutospacing="1" w:after="100" w:afterAutospacing="1" w:line="240" w:lineRule="auto"/>
        <w:rPr>
          <w:rFonts w:ascii="Times New Roman" w:eastAsia="Times New Roman" w:hAnsi="Times New Roman" w:cs="Times New Roman"/>
          <w:b/>
          <w:bCs/>
          <w:color w:val="000000" w:themeColor="text1"/>
          <w:sz w:val="32"/>
          <w:szCs w:val="32"/>
          <w:lang w:eastAsia="cs-CZ"/>
        </w:rPr>
      </w:pPr>
      <w:r w:rsidRPr="00B70954">
        <w:rPr>
          <w:rFonts w:ascii="Times New Roman" w:eastAsia="Times New Roman" w:hAnsi="Times New Roman" w:cs="Times New Roman"/>
          <w:b/>
          <w:bCs/>
          <w:color w:val="000000" w:themeColor="text1"/>
          <w:sz w:val="32"/>
          <w:szCs w:val="32"/>
          <w:lang w:eastAsia="cs-CZ"/>
        </w:rPr>
        <w:t>Code</w:t>
      </w:r>
    </w:p>
    <w:p w14:paraId="7C11A623" w14:textId="2E56D17D" w:rsidR="00B70954" w:rsidRDefault="00B70954" w:rsidP="00B70954">
      <w:pPr>
        <w:spacing w:before="100" w:beforeAutospacing="1" w:after="100" w:afterAutospacing="1" w:line="240" w:lineRule="auto"/>
        <w:rPr>
          <w:rFonts w:ascii="Times New Roman" w:eastAsia="Times New Roman" w:hAnsi="Times New Roman" w:cs="Times New Roman"/>
          <w:color w:val="000000" w:themeColor="text1"/>
          <w:sz w:val="14"/>
          <w:szCs w:val="14"/>
          <w:lang w:eastAsia="cs-CZ"/>
        </w:rPr>
      </w:pPr>
      <w:r w:rsidRPr="00B70954">
        <w:rPr>
          <w:rFonts w:ascii="Times New Roman" w:eastAsia="Times New Roman" w:hAnsi="Times New Roman" w:cs="Times New Roman"/>
          <w:color w:val="000000" w:themeColor="text1"/>
          <w:sz w:val="14"/>
          <w:szCs w:val="14"/>
          <w:lang w:eastAsia="cs-CZ"/>
        </w:rPr>
        <w:t xml:space="preserve">(raw code - </w:t>
      </w:r>
      <w:hyperlink r:id="rId17" w:history="1">
        <w:r w:rsidRPr="00B70954">
          <w:rPr>
            <w:rStyle w:val="Hyperlink"/>
            <w:rFonts w:ascii="Times New Roman" w:eastAsia="Times New Roman" w:hAnsi="Times New Roman" w:cs="Times New Roman"/>
            <w:sz w:val="14"/>
            <w:szCs w:val="14"/>
            <w:lang w:eastAsia="cs-CZ"/>
          </w:rPr>
          <w:t>https://raw.githubusercontent.com/RuiSantosdotme/Random-Nerd-Tutorials/master/Projects/Arduino_Temperature_Data_Logger.ino</w:t>
        </w:r>
      </w:hyperlink>
      <w:r w:rsidRPr="00B70954">
        <w:rPr>
          <w:rFonts w:ascii="Times New Roman" w:eastAsia="Times New Roman" w:hAnsi="Times New Roman" w:cs="Times New Roman"/>
          <w:color w:val="000000" w:themeColor="text1"/>
          <w:sz w:val="14"/>
          <w:szCs w:val="14"/>
          <w:lang w:eastAsia="cs-CZ"/>
        </w:rPr>
        <w:t>)</w:t>
      </w:r>
    </w:p>
    <w:p w14:paraId="76D3425E"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w:t>
      </w:r>
    </w:p>
    <w:p w14:paraId="21A5FFA5"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 Rui Santos </w:t>
      </w:r>
    </w:p>
    <w:p w14:paraId="784D1B34"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 Complete Project Details https://randomnerdtutorials.com</w:t>
      </w:r>
    </w:p>
    <w:p w14:paraId="411997EC"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w:t>
      </w:r>
    </w:p>
    <w:p w14:paraId="0DE6004B"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p>
    <w:p w14:paraId="4BA602A1"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#include &lt;SPI.h&gt; //for the SD card module</w:t>
      </w:r>
    </w:p>
    <w:p w14:paraId="3ABFBBF8"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lastRenderedPageBreak/>
        <w:t>#include &lt;SD.h&gt; // for the SD card</w:t>
      </w:r>
    </w:p>
    <w:p w14:paraId="689AFEFE" w14:textId="5DBA75CD"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#include &lt;DHT.h&gt; // for the DHT sensor</w:t>
      </w:r>
      <w:r w:rsidR="00764B6A" w:rsidRPr="00764B6A">
        <w:rPr>
          <w:noProof/>
        </w:rPr>
        <w:t xml:space="preserve"> </w:t>
      </w:r>
    </w:p>
    <w:p w14:paraId="1D3557AD"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#include &lt;RTClib.h&gt; // for the RTC</w:t>
      </w:r>
    </w:p>
    <w:p w14:paraId="227155ED"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p>
    <w:p w14:paraId="70FA22E9"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//define DHT pin</w:t>
      </w:r>
    </w:p>
    <w:p w14:paraId="471A3F3A"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#define DHTPIN 2     // what pin we're connected to</w:t>
      </w:r>
    </w:p>
    <w:p w14:paraId="54F87434"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p>
    <w:p w14:paraId="5A8ECA74"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uncomment whatever type you're using</w:t>
      </w:r>
    </w:p>
    <w:p w14:paraId="32F99CA2"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#define DHTTYPE DHT11   // DHT 11 </w:t>
      </w:r>
    </w:p>
    <w:p w14:paraId="2CFABA2F"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//#define DHTTYPE DHT22   // DHT 22  (AM2302)</w:t>
      </w:r>
    </w:p>
    <w:p w14:paraId="29C573EB"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//#define DHTTYPE DHT21   // DHT 21 (AM2301)</w:t>
      </w:r>
    </w:p>
    <w:p w14:paraId="16FCC5DB"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p>
    <w:p w14:paraId="7A3F20F8"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initialize DHT sensor for normal 16mhz Arduino</w:t>
      </w:r>
    </w:p>
    <w:p w14:paraId="62E0D60F"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DHT dht(DHTPIN, DHTTYPE);</w:t>
      </w:r>
    </w:p>
    <w:p w14:paraId="6680E2FA"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p>
    <w:p w14:paraId="79906F60"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change this to match your SD shield or module;</w:t>
      </w:r>
    </w:p>
    <w:p w14:paraId="350DBEEB"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Arduino Ethernet shield and modules: pin 4</w:t>
      </w:r>
    </w:p>
    <w:p w14:paraId="6B621FC0"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Data loggin SD shields and modules: pin 10</w:t>
      </w:r>
    </w:p>
    <w:p w14:paraId="2E68F58C"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Sparkfun SD shield: pin 8</w:t>
      </w:r>
    </w:p>
    <w:p w14:paraId="0BA0CBD0"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const int chipSelect = 4; </w:t>
      </w:r>
    </w:p>
    <w:p w14:paraId="32B796C5"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p>
    <w:p w14:paraId="481FE3D9"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Create a file to store the data</w:t>
      </w:r>
    </w:p>
    <w:p w14:paraId="0A74E556"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File myFile;</w:t>
      </w:r>
    </w:p>
    <w:p w14:paraId="418EBE21"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p>
    <w:p w14:paraId="1C20C012"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RTC</w:t>
      </w:r>
    </w:p>
    <w:p w14:paraId="2F754257"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RTC_DS1307 rtc;</w:t>
      </w:r>
    </w:p>
    <w:p w14:paraId="407EC83D"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p>
    <w:p w14:paraId="5AD4B4AF"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void setup() {</w:t>
      </w:r>
    </w:p>
    <w:p w14:paraId="2D248653"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//initializing the DHT sensor</w:t>
      </w:r>
    </w:p>
    <w:p w14:paraId="6D41F571"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dht.begin();</w:t>
      </w:r>
    </w:p>
    <w:p w14:paraId="1671E158"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p>
    <w:p w14:paraId="29DEB906"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lastRenderedPageBreak/>
        <w:t xml:space="preserve">  //initializing Serial monitor</w:t>
      </w:r>
    </w:p>
    <w:p w14:paraId="606CDCAA"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Serial.begin(9600);</w:t>
      </w:r>
    </w:p>
    <w:p w14:paraId="4B5A5C85"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w:t>
      </w:r>
    </w:p>
    <w:p w14:paraId="649C3055"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 setup for the RTC</w:t>
      </w:r>
    </w:p>
    <w:p w14:paraId="56F71ACC"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while(!Serial); // for Leonardo/Micro/Zero</w:t>
      </w:r>
    </w:p>
    <w:p w14:paraId="60CBEFDB"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if(! rtc.begin()) {</w:t>
      </w:r>
    </w:p>
    <w:p w14:paraId="0ABD860B"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Serial.println("Couldn't find RTC");</w:t>
      </w:r>
    </w:p>
    <w:p w14:paraId="23CC138A"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while (1);</w:t>
      </w:r>
    </w:p>
    <w:p w14:paraId="671649CE"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w:t>
      </w:r>
    </w:p>
    <w:p w14:paraId="5D1A5846"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else {</w:t>
      </w:r>
    </w:p>
    <w:p w14:paraId="56B9599C"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 following line sets the RTC to the date &amp; time this sketch was compiled</w:t>
      </w:r>
    </w:p>
    <w:p w14:paraId="1FAF89E5"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rtc.adjust(DateTime(F(__DATE__), F(__TIME__)));</w:t>
      </w:r>
    </w:p>
    <w:p w14:paraId="2C49CFF6"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w:t>
      </w:r>
    </w:p>
    <w:p w14:paraId="26BBEBEE"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if(! rtc.isrunning()) {</w:t>
      </w:r>
    </w:p>
    <w:p w14:paraId="1256E1F4"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Serial.println("RTC is NOT running!");</w:t>
      </w:r>
    </w:p>
    <w:p w14:paraId="2A2714F9"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w:t>
      </w:r>
    </w:p>
    <w:p w14:paraId="385C6B4D"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w:t>
      </w:r>
    </w:p>
    <w:p w14:paraId="4C8D3074"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 setup for the SD card</w:t>
      </w:r>
    </w:p>
    <w:p w14:paraId="5F88B6EB"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Serial.print("Initializing SD card...");</w:t>
      </w:r>
    </w:p>
    <w:p w14:paraId="1ADE3AFA"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p>
    <w:p w14:paraId="5A8947FC"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if(!SD.begin(chipSelect)) {</w:t>
      </w:r>
    </w:p>
    <w:p w14:paraId="5F9B6D1B"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Serial.println("initialization failed!");</w:t>
      </w:r>
    </w:p>
    <w:p w14:paraId="68B5877D"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return;</w:t>
      </w:r>
    </w:p>
    <w:p w14:paraId="171BA8B8"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w:t>
      </w:r>
    </w:p>
    <w:p w14:paraId="1B245A50"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Serial.println("initialization done.");</w:t>
      </w:r>
    </w:p>
    <w:p w14:paraId="5CA95CC4"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w:t>
      </w:r>
    </w:p>
    <w:p w14:paraId="6858C3C3"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//open file</w:t>
      </w:r>
    </w:p>
    <w:p w14:paraId="305AF3A5"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myFile=SD.open("DATA.txt", FILE_WRITE);</w:t>
      </w:r>
    </w:p>
    <w:p w14:paraId="2C41D8AF"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p>
    <w:p w14:paraId="75227FF2"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 if the file opened ok, write to it:</w:t>
      </w:r>
    </w:p>
    <w:p w14:paraId="479366F7"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if (myFile) {</w:t>
      </w:r>
    </w:p>
    <w:p w14:paraId="7CE1FBE7"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lastRenderedPageBreak/>
        <w:t xml:space="preserve">    Serial.println("File opened ok");</w:t>
      </w:r>
    </w:p>
    <w:p w14:paraId="0489B586"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 print the headings for our data</w:t>
      </w:r>
    </w:p>
    <w:p w14:paraId="320578AC"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myFile.println("Date,Time,Temperature ºC");</w:t>
      </w:r>
    </w:p>
    <w:p w14:paraId="16F331A8"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w:t>
      </w:r>
    </w:p>
    <w:p w14:paraId="0AC4C556"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myFile.close();</w:t>
      </w:r>
    </w:p>
    <w:p w14:paraId="39D33CC6"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w:t>
      </w:r>
    </w:p>
    <w:p w14:paraId="77CF4B2C"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p>
    <w:p w14:paraId="6683CF9E"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void loggingTime() {</w:t>
      </w:r>
    </w:p>
    <w:p w14:paraId="69C0CB52"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DateTime now = rtc.now();</w:t>
      </w:r>
    </w:p>
    <w:p w14:paraId="2444EA59"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myFile = SD.open("DATA.txt", FILE_WRITE);</w:t>
      </w:r>
    </w:p>
    <w:p w14:paraId="02DF1ED8"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if (myFile) {</w:t>
      </w:r>
    </w:p>
    <w:p w14:paraId="44AEF506"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myFile.print(now.year(), DEC);</w:t>
      </w:r>
    </w:p>
    <w:p w14:paraId="06FAB5A3"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myFile.print('/');</w:t>
      </w:r>
    </w:p>
    <w:p w14:paraId="5B16D926"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myFile.print(now.month(), DEC);</w:t>
      </w:r>
    </w:p>
    <w:p w14:paraId="169563B8"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myFile.print('/');</w:t>
      </w:r>
    </w:p>
    <w:p w14:paraId="7C1F464F"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myFile.print(now.day(), DEC);</w:t>
      </w:r>
    </w:p>
    <w:p w14:paraId="56D934F1"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myFile.print(',');</w:t>
      </w:r>
    </w:p>
    <w:p w14:paraId="65D0DF49"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myFile.print(now.hour(), DEC);</w:t>
      </w:r>
    </w:p>
    <w:p w14:paraId="1912D647"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myFile.print(':');</w:t>
      </w:r>
    </w:p>
    <w:p w14:paraId="02B324B5"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myFile.print(now.minute(), DEC);</w:t>
      </w:r>
    </w:p>
    <w:p w14:paraId="2D93EF19"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myFile.print(':');</w:t>
      </w:r>
    </w:p>
    <w:p w14:paraId="1F486688"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myFile.print(now.second(), DEC);</w:t>
      </w:r>
    </w:p>
    <w:p w14:paraId="37922EB9"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myFile.print(",");</w:t>
      </w:r>
    </w:p>
    <w:p w14:paraId="7E173556"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w:t>
      </w:r>
    </w:p>
    <w:p w14:paraId="5B66250B"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Serial.print(now.year(), DEC);</w:t>
      </w:r>
    </w:p>
    <w:p w14:paraId="78A7FA20"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Serial.print('/');</w:t>
      </w:r>
    </w:p>
    <w:p w14:paraId="5F338360"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Serial.print(now.month(), DEC);</w:t>
      </w:r>
    </w:p>
    <w:p w14:paraId="5643ED7D"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Serial.print('/');</w:t>
      </w:r>
    </w:p>
    <w:p w14:paraId="06FAB8AB"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Serial.println(now.day(), DEC);</w:t>
      </w:r>
    </w:p>
    <w:p w14:paraId="5B8B2CF2"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Serial.print(now.hour(), DEC);</w:t>
      </w:r>
    </w:p>
    <w:p w14:paraId="05481BEE"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Serial.print(':');</w:t>
      </w:r>
    </w:p>
    <w:p w14:paraId="3A642F09"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lastRenderedPageBreak/>
        <w:t xml:space="preserve">  Serial.print(now.minute(), DEC);</w:t>
      </w:r>
    </w:p>
    <w:p w14:paraId="306D413D"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Serial.print(':');</w:t>
      </w:r>
    </w:p>
    <w:p w14:paraId="6A6C9A3F"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Serial.println(now.second(), DEC);</w:t>
      </w:r>
    </w:p>
    <w:p w14:paraId="636661F7"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myFile.close();</w:t>
      </w:r>
    </w:p>
    <w:p w14:paraId="69C91CF7"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delay(1000);  </w:t>
      </w:r>
    </w:p>
    <w:p w14:paraId="63692092"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w:t>
      </w:r>
    </w:p>
    <w:p w14:paraId="53137002"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p>
    <w:p w14:paraId="2BBCD6F1"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void loggingTemperature() {</w:t>
      </w:r>
    </w:p>
    <w:p w14:paraId="068EA9B4"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 Reading temperature or humidity takes about 250 milliseconds!</w:t>
      </w:r>
    </w:p>
    <w:p w14:paraId="2A11232D"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 Sensor readings may also be up to 2 seconds 'old' (its a very slow sensor)</w:t>
      </w:r>
    </w:p>
    <w:p w14:paraId="6E7F4572"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 Read temperature as Celsius</w:t>
      </w:r>
    </w:p>
    <w:p w14:paraId="239806EC"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float t = dht.readTemperature();</w:t>
      </w:r>
    </w:p>
    <w:p w14:paraId="1A4E63C7"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 Read temperature as Fahrenheit</w:t>
      </w:r>
    </w:p>
    <w:p w14:paraId="4C568D2D"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//float f = dht.readTemperature(true);</w:t>
      </w:r>
    </w:p>
    <w:p w14:paraId="2F72E6EB"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w:t>
      </w:r>
    </w:p>
    <w:p w14:paraId="66118A9A"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 Check if any reads failed and exit early (to try again).</w:t>
      </w:r>
    </w:p>
    <w:p w14:paraId="49FF2FDA"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if  (isnan(t) /*|| isnan(f)*/) {</w:t>
      </w:r>
    </w:p>
    <w:p w14:paraId="5DDBAC57"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Serial.println("Failed to read from DHT sensor!");</w:t>
      </w:r>
    </w:p>
    <w:p w14:paraId="4F6F5FE5"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return;</w:t>
      </w:r>
    </w:p>
    <w:p w14:paraId="7EBEA94E"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w:t>
      </w:r>
    </w:p>
    <w:p w14:paraId="737222B9"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w:t>
      </w:r>
    </w:p>
    <w:p w14:paraId="7CAB0A1D"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//debugging purposes</w:t>
      </w:r>
    </w:p>
    <w:p w14:paraId="48B004ED"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Serial.print("Temperature: "); </w:t>
      </w:r>
    </w:p>
    <w:p w14:paraId="23B9E4D2"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Serial.print(t);</w:t>
      </w:r>
    </w:p>
    <w:p w14:paraId="2D8C1545"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Serial.println(" *C");</w:t>
      </w:r>
    </w:p>
    <w:p w14:paraId="7218CEC1"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//Serial.print(f);</w:t>
      </w:r>
    </w:p>
    <w:p w14:paraId="3CC0C863"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//Serial.println(" *F\t"); </w:t>
      </w:r>
    </w:p>
    <w:p w14:paraId="4AD4449F"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w:t>
      </w:r>
    </w:p>
    <w:p w14:paraId="4C596C9D"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myFile = SD.open("DATA.txt", FILE_WRITE);</w:t>
      </w:r>
    </w:p>
    <w:p w14:paraId="1DA8AF9C"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if (myFile) {</w:t>
      </w:r>
    </w:p>
    <w:p w14:paraId="6B65AEB7"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Serial.println("open with success");</w:t>
      </w:r>
    </w:p>
    <w:p w14:paraId="36EC816A"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lastRenderedPageBreak/>
        <w:t xml:space="preserve">    myFile.print(t);</w:t>
      </w:r>
    </w:p>
    <w:p w14:paraId="2A2D9EBE"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myFile.println(",");</w:t>
      </w:r>
    </w:p>
    <w:p w14:paraId="332FB3B2"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w:t>
      </w:r>
    </w:p>
    <w:p w14:paraId="480D70E1"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myFile.close();</w:t>
      </w:r>
    </w:p>
    <w:p w14:paraId="46B050F0"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w:t>
      </w:r>
    </w:p>
    <w:p w14:paraId="751DE1EC"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p>
    <w:p w14:paraId="167119AA"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void loop() {</w:t>
      </w:r>
    </w:p>
    <w:p w14:paraId="0BF25D36"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loggingTime();</w:t>
      </w:r>
    </w:p>
    <w:p w14:paraId="6BEE9AE9"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loggingTemperature();</w:t>
      </w:r>
    </w:p>
    <w:p w14:paraId="3BB9C29F" w14:textId="77777777" w:rsidR="00B70954" w:rsidRP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 xml:space="preserve">  delay(5000);</w:t>
      </w:r>
    </w:p>
    <w:p w14:paraId="606C2FD7" w14:textId="7E50455A" w:rsid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r w:rsidRPr="00B70954">
        <w:rPr>
          <w:rFonts w:ascii="Courier New" w:eastAsia="Times New Roman" w:hAnsi="Courier New" w:cs="Courier New"/>
          <w:sz w:val="14"/>
          <w:szCs w:val="14"/>
          <w:lang w:eastAsia="cs-CZ"/>
        </w:rPr>
        <w:t>}</w:t>
      </w:r>
    </w:p>
    <w:p w14:paraId="688189B3" w14:textId="4C8C898B" w:rsid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p>
    <w:p w14:paraId="46857A74" w14:textId="09B78FA2" w:rsid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14"/>
          <w:szCs w:val="14"/>
          <w:lang w:eastAsia="cs-CZ"/>
        </w:rPr>
      </w:pPr>
    </w:p>
    <w:p w14:paraId="7E383E7A" w14:textId="77777777" w:rsidR="00B70954" w:rsidRDefault="00B70954" w:rsidP="00B70954">
      <w:pPr>
        <w:pStyle w:val="NormalWeb"/>
      </w:pPr>
      <w:r>
        <w:t xml:space="preserve">n this code we create a </w:t>
      </w:r>
      <w:r>
        <w:rPr>
          <w:rStyle w:val="Strong"/>
          <w:rFonts w:eastAsiaTheme="majorEastAsia"/>
        </w:rPr>
        <w:t>loggingTime()</w:t>
      </w:r>
      <w:r>
        <w:t xml:space="preserve"> function and a </w:t>
      </w:r>
      <w:r>
        <w:rPr>
          <w:rStyle w:val="Strong"/>
          <w:rFonts w:eastAsiaTheme="majorEastAsia"/>
        </w:rPr>
        <w:t>loggingTemperature()</w:t>
      </w:r>
      <w:r>
        <w:t xml:space="preserve"> function that we call in the </w:t>
      </w:r>
      <w:r>
        <w:rPr>
          <w:rStyle w:val="Strong"/>
          <w:rFonts w:eastAsiaTheme="majorEastAsia"/>
        </w:rPr>
        <w:t>loop()</w:t>
      </w:r>
      <w:r>
        <w:t xml:space="preserve"> to log the time and temperature to the </w:t>
      </w:r>
      <w:r>
        <w:rPr>
          <w:rStyle w:val="Strong"/>
          <w:rFonts w:eastAsiaTheme="majorEastAsia"/>
        </w:rPr>
        <w:t>DATA.txt</w:t>
      </w:r>
      <w:r>
        <w:t xml:space="preserve"> file in the SD card.</w:t>
      </w:r>
    </w:p>
    <w:p w14:paraId="4EC1D1E5" w14:textId="77777777" w:rsidR="00B70954" w:rsidRDefault="00B70954" w:rsidP="00B70954">
      <w:pPr>
        <w:pStyle w:val="NormalWeb"/>
      </w:pPr>
      <w:r>
        <w:t>Open the Serial Monitor at a baud rate of 9600 and check if everything is working properly.</w:t>
      </w:r>
    </w:p>
    <w:p w14:paraId="7C9E1687" w14:textId="77777777" w:rsidR="00B70954" w:rsidRDefault="00B70954" w:rsidP="00B70954">
      <w:pPr>
        <w:pStyle w:val="Heading2"/>
      </w:pPr>
      <w:r>
        <w:t>Getting the data from the SD card</w:t>
      </w:r>
    </w:p>
    <w:p w14:paraId="57D33F2A" w14:textId="77777777" w:rsidR="00B70954" w:rsidRDefault="00B70954" w:rsidP="00B70954">
      <w:pPr>
        <w:pStyle w:val="NormalWeb"/>
      </w:pPr>
      <w:r>
        <w:t>Let this project run for a few hours to gather a decent amount of data, and when you’re happy with the data logging period, shut down the Arduino and remove the SD from the SD card module.</w:t>
      </w:r>
    </w:p>
    <w:p w14:paraId="5E2B0D7D" w14:textId="77777777" w:rsidR="00B70954" w:rsidRDefault="00B70954" w:rsidP="00B70954">
      <w:pPr>
        <w:pStyle w:val="NormalWeb"/>
      </w:pPr>
      <w:r>
        <w:t xml:space="preserve">Insert the SD card on your computer, open it, and you should have a </w:t>
      </w:r>
      <w:r>
        <w:rPr>
          <w:rStyle w:val="Strong"/>
          <w:rFonts w:eastAsiaTheme="majorEastAsia"/>
        </w:rPr>
        <w:t>DATA.txt</w:t>
      </w:r>
      <w:r>
        <w:t xml:space="preserve"> file with the collected data.</w:t>
      </w:r>
    </w:p>
    <w:p w14:paraId="620DE502" w14:textId="2A08DDDF" w:rsidR="00B70954" w:rsidRDefault="00764B6A"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24"/>
          <w:szCs w:val="24"/>
          <w:lang w:eastAsia="cs-CZ"/>
        </w:rPr>
      </w:pPr>
      <w:r w:rsidRPr="00764B6A">
        <w:rPr>
          <w:noProof/>
        </w:rPr>
        <w:t xml:space="preserve"> </w:t>
      </w:r>
      <w:r w:rsidRPr="00764B6A">
        <w:rPr>
          <w:rFonts w:ascii="Courier New" w:eastAsia="Times New Roman" w:hAnsi="Courier New" w:cs="Courier New"/>
          <w:sz w:val="24"/>
          <w:szCs w:val="24"/>
          <w:lang w:eastAsia="cs-CZ"/>
        </w:rPr>
        <w:drawing>
          <wp:inline distT="0" distB="0" distL="0" distR="0" wp14:anchorId="447EB6F0" wp14:editId="4C3CDCF8">
            <wp:extent cx="1041637" cy="152434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41637" cy="1524347"/>
                    </a:xfrm>
                    <a:prstGeom prst="rect">
                      <a:avLst/>
                    </a:prstGeom>
                  </pic:spPr>
                </pic:pic>
              </a:graphicData>
            </a:graphic>
          </wp:inline>
        </w:drawing>
      </w:r>
    </w:p>
    <w:p w14:paraId="06AF3F68" w14:textId="142BDADF" w:rsidR="00B70954" w:rsidRDefault="00B70954"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pPr>
      <w:r>
        <w:t>You can open the data with a text editor, or use a spreadsheet to analyse and process your data.</w:t>
      </w:r>
    </w:p>
    <w:p w14:paraId="717849E4" w14:textId="73591CCB" w:rsidR="00B70954" w:rsidRPr="00B70954" w:rsidRDefault="00764B6A" w:rsidP="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sz w:val="24"/>
          <w:szCs w:val="24"/>
          <w:lang w:eastAsia="cs-CZ"/>
        </w:rPr>
      </w:pPr>
      <w:r w:rsidRPr="00764B6A">
        <w:lastRenderedPageBreak/>
        <w:drawing>
          <wp:inline distT="0" distB="0" distL="0" distR="0" wp14:anchorId="13DC55BA" wp14:editId="66B07FC5">
            <wp:extent cx="5731510" cy="63011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301105"/>
                    </a:xfrm>
                    <a:prstGeom prst="rect">
                      <a:avLst/>
                    </a:prstGeom>
                  </pic:spPr>
                </pic:pic>
              </a:graphicData>
            </a:graphic>
          </wp:inline>
        </w:drawing>
      </w:r>
    </w:p>
    <w:p w14:paraId="53AF6FAB" w14:textId="034E5D24" w:rsidR="00B70954" w:rsidRPr="00B70954" w:rsidRDefault="00B70954" w:rsidP="00B70954">
      <w:pPr>
        <w:spacing w:before="100" w:beforeAutospacing="1" w:after="100" w:afterAutospacing="1" w:line="240" w:lineRule="auto"/>
        <w:rPr>
          <w:rFonts w:ascii="Times New Roman" w:eastAsia="Times New Roman" w:hAnsi="Times New Roman" w:cs="Times New Roman"/>
          <w:color w:val="000000" w:themeColor="text1"/>
          <w:sz w:val="24"/>
          <w:szCs w:val="24"/>
          <w:lang w:eastAsia="cs-CZ"/>
        </w:rPr>
      </w:pPr>
      <w:r>
        <w:t>The data is separated by commas, and each reading is in a new line. In this format, you can easily import data to Excel or other data processing software.</w:t>
      </w:r>
    </w:p>
    <w:p w14:paraId="3F88663B" w14:textId="77777777" w:rsidR="00B70954" w:rsidRDefault="00B70954"/>
    <w:sectPr w:rsidR="00B709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E0FDD"/>
    <w:multiLevelType w:val="multilevel"/>
    <w:tmpl w:val="7FA8F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0A30E5"/>
    <w:multiLevelType w:val="multilevel"/>
    <w:tmpl w:val="15E2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3614750">
    <w:abstractNumId w:val="1"/>
  </w:num>
  <w:num w:numId="2" w16cid:durableId="14715525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954"/>
    <w:rsid w:val="00764B6A"/>
    <w:rsid w:val="00B7095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D169E"/>
  <w15:chartTrackingRefBased/>
  <w15:docId w15:val="{2B08023E-0896-434D-9657-43E9267F5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7095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cs-CZ"/>
    </w:rPr>
  </w:style>
  <w:style w:type="paragraph" w:styleId="Heading2">
    <w:name w:val="heading 2"/>
    <w:basedOn w:val="Normal"/>
    <w:next w:val="Normal"/>
    <w:link w:val="Heading2Char"/>
    <w:uiPriority w:val="9"/>
    <w:semiHidden/>
    <w:unhideWhenUsed/>
    <w:qFormat/>
    <w:rsid w:val="00B709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B709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954"/>
    <w:rPr>
      <w:rFonts w:ascii="Times New Roman" w:eastAsia="Times New Roman" w:hAnsi="Times New Roman" w:cs="Times New Roman"/>
      <w:b/>
      <w:bCs/>
      <w:kern w:val="36"/>
      <w:sz w:val="48"/>
      <w:szCs w:val="48"/>
      <w:lang w:eastAsia="cs-CZ"/>
    </w:rPr>
  </w:style>
  <w:style w:type="paragraph" w:styleId="NormalWeb">
    <w:name w:val="Normal (Web)"/>
    <w:basedOn w:val="Normal"/>
    <w:uiPriority w:val="99"/>
    <w:unhideWhenUsed/>
    <w:rsid w:val="00B70954"/>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customStyle="1" w:styleId="Heading2Char">
    <w:name w:val="Heading 2 Char"/>
    <w:basedOn w:val="DefaultParagraphFont"/>
    <w:link w:val="Heading2"/>
    <w:uiPriority w:val="9"/>
    <w:semiHidden/>
    <w:rsid w:val="00B7095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70954"/>
    <w:rPr>
      <w:color w:val="0000FF"/>
      <w:u w:val="single"/>
    </w:rPr>
  </w:style>
  <w:style w:type="character" w:styleId="Strong">
    <w:name w:val="Strong"/>
    <w:basedOn w:val="DefaultParagraphFont"/>
    <w:uiPriority w:val="22"/>
    <w:qFormat/>
    <w:rsid w:val="00B70954"/>
    <w:rPr>
      <w:b/>
      <w:bCs/>
    </w:rPr>
  </w:style>
  <w:style w:type="character" w:customStyle="1" w:styleId="Heading4Char">
    <w:name w:val="Heading 4 Char"/>
    <w:basedOn w:val="DefaultParagraphFont"/>
    <w:link w:val="Heading4"/>
    <w:uiPriority w:val="9"/>
    <w:semiHidden/>
    <w:rsid w:val="00B70954"/>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B70954"/>
    <w:rPr>
      <w:color w:val="605E5C"/>
      <w:shd w:val="clear" w:color="auto" w:fill="E1DFDD"/>
    </w:rPr>
  </w:style>
  <w:style w:type="paragraph" w:styleId="HTMLPreformatted">
    <w:name w:val="HTML Preformatted"/>
    <w:basedOn w:val="Normal"/>
    <w:link w:val="HTMLPreformattedChar"/>
    <w:uiPriority w:val="99"/>
    <w:semiHidden/>
    <w:unhideWhenUsed/>
    <w:rsid w:val="00B7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semiHidden/>
    <w:rsid w:val="00B70954"/>
    <w:rPr>
      <w:rFonts w:ascii="Courier New" w:eastAsia="Times New Roman" w:hAnsi="Courier New" w:cs="Courier New"/>
      <w:sz w:val="20"/>
      <w:szCs w:val="20"/>
      <w:lang w:eastAsia="cs-CZ"/>
    </w:rPr>
  </w:style>
  <w:style w:type="character" w:styleId="HTMLCode">
    <w:name w:val="HTML Code"/>
    <w:basedOn w:val="DefaultParagraphFont"/>
    <w:uiPriority w:val="99"/>
    <w:semiHidden/>
    <w:unhideWhenUsed/>
    <w:rsid w:val="00B70954"/>
    <w:rPr>
      <w:rFonts w:ascii="Courier New" w:eastAsia="Times New Roman" w:hAnsi="Courier New" w:cs="Courier New"/>
      <w:sz w:val="20"/>
      <w:szCs w:val="20"/>
    </w:rPr>
  </w:style>
  <w:style w:type="character" w:customStyle="1" w:styleId="token">
    <w:name w:val="token"/>
    <w:basedOn w:val="DefaultParagraphFont"/>
    <w:rsid w:val="00B709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476465">
      <w:bodyDiv w:val="1"/>
      <w:marLeft w:val="0"/>
      <w:marRight w:val="0"/>
      <w:marTop w:val="0"/>
      <w:marBottom w:val="0"/>
      <w:divBdr>
        <w:top w:val="none" w:sz="0" w:space="0" w:color="auto"/>
        <w:left w:val="none" w:sz="0" w:space="0" w:color="auto"/>
        <w:bottom w:val="none" w:sz="0" w:space="0" w:color="auto"/>
        <w:right w:val="none" w:sz="0" w:space="0" w:color="auto"/>
      </w:divBdr>
    </w:div>
    <w:div w:id="646667379">
      <w:bodyDiv w:val="1"/>
      <w:marLeft w:val="0"/>
      <w:marRight w:val="0"/>
      <w:marTop w:val="0"/>
      <w:marBottom w:val="0"/>
      <w:divBdr>
        <w:top w:val="none" w:sz="0" w:space="0" w:color="auto"/>
        <w:left w:val="none" w:sz="0" w:space="0" w:color="auto"/>
        <w:bottom w:val="none" w:sz="0" w:space="0" w:color="auto"/>
        <w:right w:val="none" w:sz="0" w:space="0" w:color="auto"/>
      </w:divBdr>
      <w:divsChild>
        <w:div w:id="672411425">
          <w:marLeft w:val="0"/>
          <w:marRight w:val="0"/>
          <w:marTop w:val="0"/>
          <w:marBottom w:val="0"/>
          <w:divBdr>
            <w:top w:val="none" w:sz="0" w:space="0" w:color="auto"/>
            <w:left w:val="none" w:sz="0" w:space="0" w:color="auto"/>
            <w:bottom w:val="none" w:sz="0" w:space="0" w:color="auto"/>
            <w:right w:val="none" w:sz="0" w:space="0" w:color="auto"/>
          </w:divBdr>
        </w:div>
      </w:divsChild>
    </w:div>
    <w:div w:id="1059982389">
      <w:bodyDiv w:val="1"/>
      <w:marLeft w:val="0"/>
      <w:marRight w:val="0"/>
      <w:marTop w:val="0"/>
      <w:marBottom w:val="0"/>
      <w:divBdr>
        <w:top w:val="none" w:sz="0" w:space="0" w:color="auto"/>
        <w:left w:val="none" w:sz="0" w:space="0" w:color="auto"/>
        <w:bottom w:val="none" w:sz="0" w:space="0" w:color="auto"/>
        <w:right w:val="none" w:sz="0" w:space="0" w:color="auto"/>
      </w:divBdr>
    </w:div>
    <w:div w:id="1073814771">
      <w:bodyDiv w:val="1"/>
      <w:marLeft w:val="0"/>
      <w:marRight w:val="0"/>
      <w:marTop w:val="0"/>
      <w:marBottom w:val="0"/>
      <w:divBdr>
        <w:top w:val="none" w:sz="0" w:space="0" w:color="auto"/>
        <w:left w:val="none" w:sz="0" w:space="0" w:color="auto"/>
        <w:bottom w:val="none" w:sz="0" w:space="0" w:color="auto"/>
        <w:right w:val="none" w:sz="0" w:space="0" w:color="auto"/>
      </w:divBdr>
    </w:div>
    <w:div w:id="1599412621">
      <w:bodyDiv w:val="1"/>
      <w:marLeft w:val="0"/>
      <w:marRight w:val="0"/>
      <w:marTop w:val="0"/>
      <w:marBottom w:val="0"/>
      <w:divBdr>
        <w:top w:val="none" w:sz="0" w:space="0" w:color="auto"/>
        <w:left w:val="none" w:sz="0" w:space="0" w:color="auto"/>
        <w:bottom w:val="none" w:sz="0" w:space="0" w:color="auto"/>
        <w:right w:val="none" w:sz="0" w:space="0" w:color="auto"/>
      </w:divBdr>
    </w:div>
    <w:div w:id="1705594256">
      <w:bodyDiv w:val="1"/>
      <w:marLeft w:val="0"/>
      <w:marRight w:val="0"/>
      <w:marTop w:val="0"/>
      <w:marBottom w:val="0"/>
      <w:divBdr>
        <w:top w:val="none" w:sz="0" w:space="0" w:color="auto"/>
        <w:left w:val="none" w:sz="0" w:space="0" w:color="auto"/>
        <w:bottom w:val="none" w:sz="0" w:space="0" w:color="auto"/>
        <w:right w:val="none" w:sz="0" w:space="0" w:color="auto"/>
      </w:divBdr>
    </w:div>
    <w:div w:id="192422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makeradvisor.com/tools/sd-card-module/" TargetMode="External"/><Relationship Id="rId13" Type="http://schemas.openxmlformats.org/officeDocument/2006/relationships/hyperlink" Target="https://makeradvisor.com/tools/jumper-wires-kit-120-pieces/"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makeradvisor.com/tools/compatible-arduino-uno-r3-board/" TargetMode="External"/><Relationship Id="rId12" Type="http://schemas.openxmlformats.org/officeDocument/2006/relationships/hyperlink" Target="https://makeradvisor.com/tools/mb-102-solderless-breadboard-830-points/" TargetMode="External"/><Relationship Id="rId17" Type="http://schemas.openxmlformats.org/officeDocument/2006/relationships/hyperlink" Target="https://raw.githubusercontent.com/RuiSantosdotme/Random-Nerd-Tutorials/master/Projects/Arduino_Temperature_Data_Logger.ino" TargetMode="External"/><Relationship Id="rId2" Type="http://schemas.openxmlformats.org/officeDocument/2006/relationships/styles" Target="styles.xml"/><Relationship Id="rId16" Type="http://schemas.openxmlformats.org/officeDocument/2006/relationships/hyperlink" Target="https://github.com/adafruit/DHT-sensor-library/archive/master.zip"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akeradvisor.com/tools/real-time-clock-module-ds1307/" TargetMode="External"/><Relationship Id="rId5" Type="http://schemas.openxmlformats.org/officeDocument/2006/relationships/image" Target="media/image1.png"/><Relationship Id="rId15" Type="http://schemas.openxmlformats.org/officeDocument/2006/relationships/image" Target="media/image3.png"/><Relationship Id="rId10" Type="http://schemas.openxmlformats.org/officeDocument/2006/relationships/hyperlink" Target="https://makeradvisor.com/tools/dht11-temperature-humidity-sensor/"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makeradvisor.com/tools/microsd-card-raspberry-pi-16gb-class-10/" TargetMode="External"/><Relationship Id="rId14" Type="http://schemas.openxmlformats.org/officeDocument/2006/relationships/hyperlink" Target="https://makeradvisor.com/tools/data-logging-shie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975</Words>
  <Characters>5753</Characters>
  <Application>Microsoft Office Word</Application>
  <DocSecurity>0</DocSecurity>
  <Lines>47</Lines>
  <Paragraphs>13</Paragraphs>
  <ScaleCrop>false</ScaleCrop>
  <Company/>
  <LinksUpToDate>false</LinksUpToDate>
  <CharactersWithSpaces>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VÁVRA Milan</dc:creator>
  <cp:keywords/>
  <dc:description/>
  <cp:lastModifiedBy>VÁVRA Milan</cp:lastModifiedBy>
  <cp:revision>2</cp:revision>
  <dcterms:created xsi:type="dcterms:W3CDTF">2023-02-28T07:22:00Z</dcterms:created>
  <dcterms:modified xsi:type="dcterms:W3CDTF">2023-02-28T08:05:00Z</dcterms:modified>
</cp:coreProperties>
</file>